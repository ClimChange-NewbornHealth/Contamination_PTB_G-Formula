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A93D" w14:textId="60A64A7E" w:rsidR="00DF529A" w:rsidRPr="00D908CD" w:rsidRDefault="00DF529A" w:rsidP="008249F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" w:eastAsia="es-CL"/>
        </w:rPr>
      </w:pPr>
      <w:proofErr w:type="spellStart"/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" w:eastAsia="es-CL"/>
        </w:rPr>
        <w:t>Abstract</w:t>
      </w:r>
      <w:proofErr w:type="spellEnd"/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" w:eastAsia="es-CL"/>
        </w:rPr>
        <w:t xml:space="preserve"> </w:t>
      </w:r>
      <w:proofErr w:type="spellStart"/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" w:eastAsia="es-CL"/>
        </w:rPr>
        <w:t>Proposal</w:t>
      </w:r>
      <w:proofErr w:type="spellEnd"/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" w:eastAsia="es-CL"/>
        </w:rPr>
        <w:t xml:space="preserve"> </w:t>
      </w:r>
      <w:proofErr w:type="spellStart"/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" w:eastAsia="es-CL"/>
        </w:rPr>
        <w:t>for</w:t>
      </w:r>
      <w:proofErr w:type="spellEnd"/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" w:eastAsia="es-CL"/>
        </w:rPr>
        <w:t xml:space="preserve"> ISEE </w:t>
      </w:r>
      <w:r w:rsidR="0041180C" w:rsidRPr="00D908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" w:eastAsia="es-CL"/>
        </w:rPr>
        <w:t>2026</w:t>
      </w:r>
    </w:p>
    <w:p w14:paraId="0AB609A8" w14:textId="77777777" w:rsidR="00A940E5" w:rsidRPr="00D908CD" w:rsidRDefault="00A940E5" w:rsidP="00A940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CL"/>
        </w:rPr>
      </w:pPr>
      <w:proofErr w:type="spellStart"/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CL"/>
        </w:rPr>
        <w:t>Authors</w:t>
      </w:r>
      <w:proofErr w:type="spellEnd"/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CL"/>
        </w:rPr>
        <w:t xml:space="preserve">: </w:t>
      </w:r>
      <w:r w:rsidRPr="00D908CD">
        <w:rPr>
          <w:rFonts w:ascii="Times New Roman" w:eastAsia="Times New Roman" w:hAnsi="Times New Roman" w:cs="Times New Roman"/>
          <w:sz w:val="24"/>
          <w:szCs w:val="24"/>
          <w:lang w:val="es-ES" w:eastAsia="es-CL"/>
        </w:rPr>
        <w:t xml:space="preserve">(tal como quieren que vaya en el </w:t>
      </w:r>
      <w:proofErr w:type="spellStart"/>
      <w:r w:rsidRPr="00D908CD">
        <w:rPr>
          <w:rFonts w:ascii="Times New Roman" w:eastAsia="Times New Roman" w:hAnsi="Times New Roman" w:cs="Times New Roman"/>
          <w:sz w:val="24"/>
          <w:szCs w:val="24"/>
          <w:lang w:val="es-ES" w:eastAsia="es-CL"/>
        </w:rPr>
        <w:t>abstract</w:t>
      </w:r>
      <w:proofErr w:type="spellEnd"/>
      <w:r w:rsidRPr="00D908CD">
        <w:rPr>
          <w:rFonts w:ascii="Times New Roman" w:eastAsia="Times New Roman" w:hAnsi="Times New Roman" w:cs="Times New Roman"/>
          <w:sz w:val="24"/>
          <w:szCs w:val="24"/>
          <w:lang w:val="es-ES" w:eastAsia="es-CL"/>
        </w:rPr>
        <w:t>)</w:t>
      </w: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2569"/>
        <w:gridCol w:w="3972"/>
        <w:gridCol w:w="3382"/>
      </w:tblGrid>
      <w:tr w:rsidR="00A940E5" w:rsidRPr="00D908CD" w14:paraId="41E3C7F3" w14:textId="77777777" w:rsidTr="001403B8">
        <w:tc>
          <w:tcPr>
            <w:tcW w:w="2694" w:type="dxa"/>
          </w:tcPr>
          <w:p w14:paraId="049D25D0" w14:textId="77777777" w:rsidR="00A940E5" w:rsidRPr="00D908CD" w:rsidRDefault="00A940E5" w:rsidP="001403B8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val="es-ES" w:eastAsia="es-CL"/>
              </w:rPr>
              <w:t xml:space="preserve">Nombre y apellidos </w:t>
            </w:r>
          </w:p>
        </w:tc>
        <w:tc>
          <w:tcPr>
            <w:tcW w:w="4206" w:type="dxa"/>
          </w:tcPr>
          <w:p w14:paraId="1BC03D62" w14:textId="77777777" w:rsidR="00A940E5" w:rsidRPr="00D908CD" w:rsidRDefault="00A940E5" w:rsidP="001403B8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val="es-ES" w:eastAsia="es-CL"/>
              </w:rPr>
              <w:t>Filiación</w:t>
            </w:r>
          </w:p>
        </w:tc>
        <w:tc>
          <w:tcPr>
            <w:tcW w:w="3023" w:type="dxa"/>
          </w:tcPr>
          <w:p w14:paraId="38FFA182" w14:textId="77777777" w:rsidR="00A940E5" w:rsidRPr="00D908CD" w:rsidRDefault="00A940E5" w:rsidP="001403B8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val="es-ES" w:eastAsia="es-CL"/>
              </w:rPr>
              <w:t>Mail</w:t>
            </w:r>
          </w:p>
        </w:tc>
      </w:tr>
      <w:tr w:rsidR="004520D6" w:rsidRPr="00D908CD" w14:paraId="15FA3ABE" w14:textId="77777777" w:rsidTr="001403B8">
        <w:tc>
          <w:tcPr>
            <w:tcW w:w="2694" w:type="dxa"/>
          </w:tcPr>
          <w:p w14:paraId="7CA40720" w14:textId="77777777" w:rsidR="004520D6" w:rsidRPr="00D908CD" w:rsidRDefault="004520D6" w:rsidP="004520D6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val="es-ES" w:eastAsia="es-CL"/>
              </w:rPr>
              <w:t>Estela Blanco</w:t>
            </w:r>
          </w:p>
        </w:tc>
        <w:tc>
          <w:tcPr>
            <w:tcW w:w="4206" w:type="dxa"/>
          </w:tcPr>
          <w:p w14:paraId="6A8673F3" w14:textId="7B0B3AD6" w:rsidR="004520D6" w:rsidRPr="00D908CD" w:rsidRDefault="004520D6" w:rsidP="004520D6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val="es-ES" w:eastAsia="es-CL"/>
              </w:rPr>
              <w:t>College y Escuela de Salud Pública, Pontificia Universidad Católica de Chile</w:t>
            </w:r>
          </w:p>
          <w:p w14:paraId="3BB2570D" w14:textId="6D64AB1A" w:rsidR="004520D6" w:rsidRPr="00D908CD" w:rsidRDefault="004520D6" w:rsidP="004520D6">
            <w:pPr>
              <w:jc w:val="both"/>
              <w:rPr>
                <w:rFonts w:ascii="Times New Roman" w:eastAsia="Times New Roman" w:hAnsi="Times New Roman" w:cs="Times New Roman"/>
                <w:lang w:val="en-US"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val="en-US" w:eastAsia="es-CL"/>
              </w:rPr>
              <w:t>Center for Climate and Resilience Research (CR</w:t>
            </w:r>
            <w:r w:rsidR="0072705B" w:rsidRPr="00D908CD">
              <w:rPr>
                <w:rFonts w:ascii="Times New Roman" w:eastAsia="Times New Roman" w:hAnsi="Times New Roman" w:cs="Times New Roman"/>
                <w:lang w:val="en-US" w:eastAsia="es-CL"/>
              </w:rPr>
              <w:t>2</w:t>
            </w:r>
            <w:r w:rsidRPr="00D908CD">
              <w:rPr>
                <w:rFonts w:ascii="Times New Roman" w:eastAsia="Times New Roman" w:hAnsi="Times New Roman" w:cs="Times New Roman"/>
                <w:lang w:val="en-US" w:eastAsia="es-CL"/>
              </w:rPr>
              <w:t>), Chile</w:t>
            </w:r>
          </w:p>
        </w:tc>
        <w:tc>
          <w:tcPr>
            <w:tcW w:w="3023" w:type="dxa"/>
          </w:tcPr>
          <w:p w14:paraId="43C27473" w14:textId="03D1979C" w:rsidR="004520D6" w:rsidRPr="00D908CD" w:rsidRDefault="004520D6" w:rsidP="004520D6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val="es-ES" w:eastAsia="es-CL"/>
              </w:rPr>
              <w:t>estela.blanco@uc.cl</w:t>
            </w:r>
          </w:p>
        </w:tc>
      </w:tr>
      <w:tr w:rsidR="000E3F43" w:rsidRPr="00D908CD" w14:paraId="5C402A28" w14:textId="77777777" w:rsidTr="001403B8">
        <w:tc>
          <w:tcPr>
            <w:tcW w:w="2694" w:type="dxa"/>
          </w:tcPr>
          <w:p w14:paraId="07D4856B" w14:textId="54B468DB" w:rsidR="000E3F43" w:rsidRPr="00D908CD" w:rsidRDefault="000E3F43" w:rsidP="004520D6">
            <w:pPr>
              <w:jc w:val="both"/>
              <w:rPr>
                <w:rFonts w:ascii="Times New Roman" w:eastAsia="Times New Roman" w:hAnsi="Times New Roman" w:cs="Times New Roman"/>
                <w:lang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eastAsia="es-CL"/>
              </w:rPr>
              <w:t>José Daniel Conejeros</w:t>
            </w:r>
          </w:p>
        </w:tc>
        <w:tc>
          <w:tcPr>
            <w:tcW w:w="4206" w:type="dxa"/>
          </w:tcPr>
          <w:p w14:paraId="7F0F06E6" w14:textId="38717FF7" w:rsidR="000E3F43" w:rsidRPr="00C0672A" w:rsidRDefault="00D908CD" w:rsidP="004520D6">
            <w:pPr>
              <w:jc w:val="both"/>
              <w:rPr>
                <w:rFonts w:ascii="Times New Roman" w:eastAsia="Times New Roman" w:hAnsi="Times New Roman" w:cs="Times New Roman"/>
                <w:lang w:val="en-US" w:eastAsia="es-CL"/>
              </w:rPr>
            </w:pPr>
            <w:r w:rsidRPr="00C0672A">
              <w:rPr>
                <w:rFonts w:ascii="Times New Roman" w:eastAsia="Times New Roman" w:hAnsi="Times New Roman" w:cs="Times New Roman"/>
                <w:lang w:val="en-US" w:eastAsia="es-CL"/>
              </w:rPr>
              <w:t>Surveillance, Epidemiology, and New Technologies for Infectious Emerging Threats</w:t>
            </w:r>
            <w:r w:rsidR="00C0672A">
              <w:rPr>
                <w:rFonts w:ascii="Times New Roman" w:eastAsia="Times New Roman" w:hAnsi="Times New Roman" w:cs="Times New Roman"/>
                <w:lang w:val="en-US" w:eastAsia="es-CL"/>
              </w:rPr>
              <w:t xml:space="preserve"> (SENTINET</w:t>
            </w:r>
            <w:r w:rsidRPr="00C0672A">
              <w:rPr>
                <w:rFonts w:ascii="Times New Roman" w:eastAsia="Times New Roman" w:hAnsi="Times New Roman" w:cs="Times New Roman"/>
                <w:lang w:val="en-US" w:eastAsia="es-CL"/>
              </w:rPr>
              <w:t>)</w:t>
            </w:r>
            <w:r w:rsidR="00C0672A">
              <w:rPr>
                <w:rFonts w:ascii="Times New Roman" w:eastAsia="Times New Roman" w:hAnsi="Times New Roman" w:cs="Times New Roman"/>
                <w:lang w:val="en-US" w:eastAsia="es-CL"/>
              </w:rPr>
              <w:t xml:space="preserve">, </w:t>
            </w:r>
            <w:r w:rsidR="00C0672A" w:rsidRPr="00C0672A">
              <w:rPr>
                <w:rFonts w:ascii="Times New Roman" w:eastAsia="Times New Roman" w:hAnsi="Times New Roman" w:cs="Times New Roman"/>
                <w:lang w:val="en-US" w:eastAsia="es-CL"/>
              </w:rPr>
              <w:t>Pontificia Universidad Católica de Chile</w:t>
            </w:r>
          </w:p>
        </w:tc>
        <w:tc>
          <w:tcPr>
            <w:tcW w:w="3023" w:type="dxa"/>
          </w:tcPr>
          <w:p w14:paraId="7E88AC1F" w14:textId="3B08CD23" w:rsidR="000E3F43" w:rsidRPr="00D908CD" w:rsidRDefault="00446405" w:rsidP="004520D6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val="es-ES" w:eastAsia="es-CL"/>
              </w:rPr>
              <w:t>jdconejeros@uc.cl</w:t>
            </w:r>
          </w:p>
        </w:tc>
      </w:tr>
      <w:tr w:rsidR="00F56F44" w:rsidRPr="00D908CD" w14:paraId="7C781747" w14:textId="77777777" w:rsidTr="001403B8">
        <w:tc>
          <w:tcPr>
            <w:tcW w:w="2694" w:type="dxa"/>
          </w:tcPr>
          <w:p w14:paraId="6FAE760E" w14:textId="5C8E971A" w:rsidR="00F56F44" w:rsidRPr="00D908CD" w:rsidRDefault="00F56F44" w:rsidP="004520D6">
            <w:pPr>
              <w:jc w:val="both"/>
              <w:rPr>
                <w:rFonts w:ascii="Times New Roman" w:eastAsia="Times New Roman" w:hAnsi="Times New Roman" w:cs="Times New Roman"/>
                <w:lang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eastAsia="es-CL"/>
              </w:rPr>
              <w:t>Ismael Bravo</w:t>
            </w:r>
          </w:p>
        </w:tc>
        <w:tc>
          <w:tcPr>
            <w:tcW w:w="4206" w:type="dxa"/>
          </w:tcPr>
          <w:p w14:paraId="572CBEB7" w14:textId="77777777" w:rsidR="006B1D8D" w:rsidRPr="00D908CD" w:rsidRDefault="006B1D8D" w:rsidP="006B1D8D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val="es-ES" w:eastAsia="es-CL"/>
              </w:rPr>
              <w:t>Pontificia Universidad Católica de Chile</w:t>
            </w:r>
          </w:p>
          <w:p w14:paraId="12F3F232" w14:textId="77777777" w:rsidR="00F56F44" w:rsidRPr="00D908CD" w:rsidRDefault="00F56F44" w:rsidP="004520D6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</w:p>
        </w:tc>
        <w:tc>
          <w:tcPr>
            <w:tcW w:w="3023" w:type="dxa"/>
          </w:tcPr>
          <w:p w14:paraId="339F2C6D" w14:textId="30521E81" w:rsidR="00F56F44" w:rsidRPr="00D908CD" w:rsidRDefault="00BC702E" w:rsidP="004520D6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  <w:r w:rsidRPr="00D908CD">
              <w:rPr>
                <w:rFonts w:ascii="Times New Roman" w:hAnsi="Times New Roman" w:cs="Times New Roman"/>
              </w:rPr>
              <w:t>ismael.bravo.rodriguez@gmail.com</w:t>
            </w:r>
          </w:p>
        </w:tc>
      </w:tr>
      <w:tr w:rsidR="00F56F44" w:rsidRPr="00D908CD" w14:paraId="33046501" w14:textId="77777777" w:rsidTr="001403B8">
        <w:tc>
          <w:tcPr>
            <w:tcW w:w="2694" w:type="dxa"/>
          </w:tcPr>
          <w:p w14:paraId="0C00D756" w14:textId="0F518E53" w:rsidR="00F56F44" w:rsidRPr="00D908CD" w:rsidRDefault="000E3F43" w:rsidP="004520D6">
            <w:pPr>
              <w:jc w:val="both"/>
              <w:rPr>
                <w:rFonts w:ascii="Times New Roman" w:eastAsia="Times New Roman" w:hAnsi="Times New Roman" w:cs="Times New Roman"/>
                <w:lang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eastAsia="es-CL"/>
              </w:rPr>
              <w:t>Felipe Cornejo</w:t>
            </w:r>
          </w:p>
        </w:tc>
        <w:tc>
          <w:tcPr>
            <w:tcW w:w="4206" w:type="dxa"/>
          </w:tcPr>
          <w:p w14:paraId="1751BADD" w14:textId="51E4E5B0" w:rsidR="00F56F44" w:rsidRPr="00D908CD" w:rsidRDefault="002F17AB" w:rsidP="004520D6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  <w:r w:rsidRPr="00D908CD">
              <w:rPr>
                <w:rFonts w:ascii="Times New Roman" w:hAnsi="Times New Roman" w:cs="Times New Roman"/>
              </w:rPr>
              <w:t>Departamento de Ingeniería Matemática, FCFM, Universidad de Chile.</w:t>
            </w:r>
          </w:p>
        </w:tc>
        <w:tc>
          <w:tcPr>
            <w:tcW w:w="3023" w:type="dxa"/>
          </w:tcPr>
          <w:p w14:paraId="357A61BD" w14:textId="0222B869" w:rsidR="00F56F44" w:rsidRPr="00D908CD" w:rsidRDefault="00B36BFA" w:rsidP="004520D6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  <w:r w:rsidRPr="00D908CD">
              <w:rPr>
                <w:rFonts w:ascii="Times New Roman" w:hAnsi="Times New Roman" w:cs="Times New Roman"/>
              </w:rPr>
              <w:t>fel.cornejo.n@gmail.com</w:t>
            </w:r>
          </w:p>
        </w:tc>
      </w:tr>
      <w:tr w:rsidR="004520D6" w:rsidRPr="00D908CD" w14:paraId="74F88939" w14:textId="77777777" w:rsidTr="001403B8">
        <w:tc>
          <w:tcPr>
            <w:tcW w:w="2694" w:type="dxa"/>
          </w:tcPr>
          <w:p w14:paraId="3BAC5222" w14:textId="5CF99A97" w:rsidR="004520D6" w:rsidRPr="00D908CD" w:rsidRDefault="000E3F43" w:rsidP="004520D6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val="es-ES" w:eastAsia="es-CL"/>
              </w:rPr>
              <w:t>Axel Osses</w:t>
            </w:r>
          </w:p>
        </w:tc>
        <w:tc>
          <w:tcPr>
            <w:tcW w:w="4206" w:type="dxa"/>
          </w:tcPr>
          <w:p w14:paraId="5CD7A449" w14:textId="004B5239" w:rsidR="006B1D8D" w:rsidRPr="00D908CD" w:rsidRDefault="00FE51E3" w:rsidP="00FE51E3">
            <w:pPr>
              <w:jc w:val="both"/>
              <w:rPr>
                <w:rFonts w:ascii="Times New Roman" w:eastAsia="Times New Roman" w:hAnsi="Times New Roman" w:cs="Times New Roman"/>
                <w:lang w:val="en-US" w:eastAsia="es-CL"/>
              </w:rPr>
            </w:pPr>
            <w:r w:rsidRPr="00D908CD">
              <w:rPr>
                <w:rFonts w:ascii="Times New Roman" w:hAnsi="Times New Roman" w:cs="Times New Roman"/>
                <w:lang w:val="en-US"/>
              </w:rPr>
              <w:t>Center for Mathematical Modeling, FCFM, Universidad de Chile</w:t>
            </w:r>
            <w:r w:rsidRPr="00D908CD">
              <w:rPr>
                <w:rFonts w:ascii="Times New Roman" w:eastAsia="Times New Roman" w:hAnsi="Times New Roman" w:cs="Times New Roman"/>
                <w:lang w:val="en-US" w:eastAsia="es-CL"/>
              </w:rPr>
              <w:t xml:space="preserve"> </w:t>
            </w:r>
            <w:r w:rsidR="006B1D8D" w:rsidRPr="00D908CD">
              <w:rPr>
                <w:rFonts w:ascii="Times New Roman" w:eastAsia="Times New Roman" w:hAnsi="Times New Roman" w:cs="Times New Roman"/>
                <w:lang w:val="en-US" w:eastAsia="es-CL"/>
              </w:rPr>
              <w:t>Center for Climate and Resilience Research (CR</w:t>
            </w:r>
            <w:r w:rsidR="0072705B" w:rsidRPr="00D908CD">
              <w:rPr>
                <w:rFonts w:ascii="Times New Roman" w:eastAsia="Times New Roman" w:hAnsi="Times New Roman" w:cs="Times New Roman"/>
                <w:lang w:val="en-US" w:eastAsia="es-CL"/>
              </w:rPr>
              <w:t>2</w:t>
            </w:r>
            <w:r w:rsidR="006B1D8D" w:rsidRPr="00D908CD">
              <w:rPr>
                <w:rFonts w:ascii="Times New Roman" w:eastAsia="Times New Roman" w:hAnsi="Times New Roman" w:cs="Times New Roman"/>
                <w:lang w:val="en-US" w:eastAsia="es-CL"/>
              </w:rPr>
              <w:t>), Chile</w:t>
            </w:r>
          </w:p>
        </w:tc>
        <w:tc>
          <w:tcPr>
            <w:tcW w:w="3023" w:type="dxa"/>
          </w:tcPr>
          <w:p w14:paraId="57C67EBA" w14:textId="2CA107A8" w:rsidR="004520D6" w:rsidRPr="00D908CD" w:rsidRDefault="00591E30" w:rsidP="004520D6">
            <w:pPr>
              <w:jc w:val="both"/>
              <w:rPr>
                <w:rFonts w:ascii="Times New Roman" w:eastAsia="Times New Roman" w:hAnsi="Times New Roman" w:cs="Times New Roman"/>
                <w:lang w:val="en-US" w:eastAsia="es-CL"/>
              </w:rPr>
            </w:pPr>
            <w:r w:rsidRPr="00D908CD">
              <w:rPr>
                <w:rFonts w:ascii="Times New Roman" w:hAnsi="Times New Roman" w:cs="Times New Roman"/>
                <w:lang w:val="es-ES"/>
              </w:rPr>
              <w:t>axosses@dim.uchile.cl</w:t>
            </w:r>
          </w:p>
        </w:tc>
      </w:tr>
      <w:tr w:rsidR="004520D6" w:rsidRPr="00D908CD" w14:paraId="66AF1185" w14:textId="77777777" w:rsidTr="001403B8">
        <w:tc>
          <w:tcPr>
            <w:tcW w:w="2694" w:type="dxa"/>
          </w:tcPr>
          <w:p w14:paraId="7DB53FDF" w14:textId="6011DB63" w:rsidR="004520D6" w:rsidRPr="00D908CD" w:rsidRDefault="000E3F43" w:rsidP="004520D6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eastAsia="es-CL"/>
              </w:rPr>
              <w:t>Tarik Benmarhnia</w:t>
            </w:r>
          </w:p>
        </w:tc>
        <w:tc>
          <w:tcPr>
            <w:tcW w:w="4206" w:type="dxa"/>
          </w:tcPr>
          <w:p w14:paraId="22537003" w14:textId="58257CE0" w:rsidR="005B14A4" w:rsidRPr="005B14A4" w:rsidRDefault="005B14A4" w:rsidP="005B14A4">
            <w:pPr>
              <w:jc w:val="both"/>
              <w:rPr>
                <w:rFonts w:ascii="Times New Roman" w:eastAsia="Times New Roman" w:hAnsi="Times New Roman" w:cs="Times New Roman"/>
                <w:lang w:val="en-US" w:eastAsia="es-CL"/>
              </w:rPr>
            </w:pPr>
            <w:r w:rsidRPr="005B14A4">
              <w:rPr>
                <w:rFonts w:ascii="Times New Roman" w:eastAsia="Times New Roman" w:hAnsi="Times New Roman" w:cs="Times New Roman"/>
                <w:lang w:val="en-US" w:eastAsia="es-CL"/>
              </w:rPr>
              <w:t>Scripps Institution of Oceanography, University of California San Diego,</w:t>
            </w:r>
          </w:p>
          <w:p w14:paraId="75FCEF97" w14:textId="77777777" w:rsidR="005B14A4" w:rsidRDefault="005B14A4" w:rsidP="005B14A4">
            <w:pPr>
              <w:jc w:val="both"/>
              <w:rPr>
                <w:rFonts w:ascii="Times New Roman" w:eastAsia="Times New Roman" w:hAnsi="Times New Roman" w:cs="Times New Roman"/>
                <w:lang w:val="fr-FR" w:eastAsia="es-CL"/>
              </w:rPr>
            </w:pPr>
            <w:r w:rsidRPr="005B14A4">
              <w:rPr>
                <w:rFonts w:ascii="Times New Roman" w:eastAsia="Times New Roman" w:hAnsi="Times New Roman" w:cs="Times New Roman"/>
                <w:lang w:val="fr-FR" w:eastAsia="es-CL"/>
              </w:rPr>
              <w:t>La Jolla, CA, USA</w:t>
            </w:r>
          </w:p>
          <w:p w14:paraId="6199D759" w14:textId="77777777" w:rsidR="00D85D5A" w:rsidRPr="005B14A4" w:rsidRDefault="00D85D5A" w:rsidP="005B14A4">
            <w:pPr>
              <w:jc w:val="both"/>
              <w:rPr>
                <w:rFonts w:ascii="Times New Roman" w:eastAsia="Times New Roman" w:hAnsi="Times New Roman" w:cs="Times New Roman"/>
                <w:lang w:val="fr-FR" w:eastAsia="es-CL"/>
              </w:rPr>
            </w:pPr>
          </w:p>
          <w:p w14:paraId="03805F28" w14:textId="31347079" w:rsidR="005B14A4" w:rsidRPr="005B14A4" w:rsidRDefault="005B14A4" w:rsidP="005B14A4">
            <w:pPr>
              <w:jc w:val="both"/>
              <w:rPr>
                <w:rFonts w:ascii="Times New Roman" w:eastAsia="Times New Roman" w:hAnsi="Times New Roman" w:cs="Times New Roman"/>
                <w:lang w:val="fr-FR" w:eastAsia="es-CL"/>
              </w:rPr>
            </w:pPr>
            <w:proofErr w:type="spellStart"/>
            <w:r w:rsidRPr="005B14A4">
              <w:rPr>
                <w:rFonts w:ascii="Times New Roman" w:eastAsia="Times New Roman" w:hAnsi="Times New Roman" w:cs="Times New Roman"/>
                <w:lang w:val="fr-FR" w:eastAsia="es-CL"/>
              </w:rPr>
              <w:t>Irset</w:t>
            </w:r>
            <w:proofErr w:type="spellEnd"/>
            <w:r w:rsidRPr="005B14A4">
              <w:rPr>
                <w:rFonts w:ascii="Times New Roman" w:eastAsia="Times New Roman" w:hAnsi="Times New Roman" w:cs="Times New Roman"/>
                <w:lang w:val="fr-FR" w:eastAsia="es-CL"/>
              </w:rPr>
              <w:t xml:space="preserve"> Institut de Recherche en Santé, Environnement et Travail, UMR-S</w:t>
            </w:r>
          </w:p>
          <w:p w14:paraId="2D604B12" w14:textId="6ECF3933" w:rsidR="004520D6" w:rsidRPr="00D32C66" w:rsidRDefault="005B14A4" w:rsidP="005B14A4">
            <w:pPr>
              <w:jc w:val="both"/>
              <w:rPr>
                <w:rFonts w:ascii="Times New Roman" w:eastAsia="Times New Roman" w:hAnsi="Times New Roman" w:cs="Times New Roman"/>
                <w:lang w:val="en-US" w:eastAsia="es-CL"/>
              </w:rPr>
            </w:pPr>
            <w:r w:rsidRPr="005B14A4">
              <w:rPr>
                <w:rFonts w:ascii="Times New Roman" w:eastAsia="Times New Roman" w:hAnsi="Times New Roman" w:cs="Times New Roman"/>
                <w:lang w:val="en-US" w:eastAsia="es-CL"/>
              </w:rPr>
              <w:t>1085, Inserm, University of Rennes, EHESP, Rennes, France</w:t>
            </w:r>
          </w:p>
        </w:tc>
        <w:tc>
          <w:tcPr>
            <w:tcW w:w="3023" w:type="dxa"/>
          </w:tcPr>
          <w:p w14:paraId="622CAB28" w14:textId="149E5AE9" w:rsidR="004520D6" w:rsidRPr="00D908CD" w:rsidRDefault="006C4AC0" w:rsidP="004520D6">
            <w:pPr>
              <w:jc w:val="both"/>
              <w:rPr>
                <w:rFonts w:ascii="Times New Roman" w:eastAsia="Times New Roman" w:hAnsi="Times New Roman" w:cs="Times New Roman"/>
                <w:lang w:val="es-ES" w:eastAsia="es-CL"/>
              </w:rPr>
            </w:pPr>
            <w:r w:rsidRPr="00D908CD">
              <w:rPr>
                <w:rFonts w:ascii="Times New Roman" w:eastAsia="Times New Roman" w:hAnsi="Times New Roman" w:cs="Times New Roman"/>
                <w:lang w:val="es-ES" w:eastAsia="es-CL"/>
              </w:rPr>
              <w:t>tbenmarhnia@ucsd.edu</w:t>
            </w:r>
            <w:r w:rsidR="00D85D5A">
              <w:rPr>
                <w:rFonts w:ascii="Times New Roman" w:eastAsia="Times New Roman" w:hAnsi="Times New Roman" w:cs="Times New Roman"/>
                <w:lang w:val="es-ES" w:eastAsia="es-CL"/>
              </w:rPr>
              <w:t xml:space="preserve"> </w:t>
            </w:r>
          </w:p>
        </w:tc>
      </w:tr>
    </w:tbl>
    <w:p w14:paraId="589F98EE" w14:textId="249E40C5" w:rsidR="008249FF" w:rsidRPr="00D908CD" w:rsidRDefault="00DF529A" w:rsidP="008249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es-CL"/>
        </w:rPr>
      </w:pPr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Title:</w:t>
      </w:r>
      <w:r w:rsidR="0041180C"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 xml:space="preserve"> </w:t>
      </w:r>
      <w:r w:rsidR="008249FF"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(</w:t>
      </w:r>
      <w:r w:rsidR="008249FF" w:rsidRPr="00D908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es-CL"/>
        </w:rPr>
        <w:t>1</w:t>
      </w:r>
      <w:r w:rsidR="00EF2D0D" w:rsidRPr="00D908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es-CL"/>
        </w:rPr>
        <w:t>7</w:t>
      </w:r>
      <w:r w:rsidR="008249FF" w:rsidRPr="00D908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es-CL"/>
        </w:rPr>
        <w:t xml:space="preserve"> de 20 palabras)</w:t>
      </w:r>
    </w:p>
    <w:p w14:paraId="613DE85D" w14:textId="6E20BCEE" w:rsidR="008A70B7" w:rsidRPr="00D908CD" w:rsidRDefault="008A70B7" w:rsidP="008A70B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0B7">
        <w:rPr>
          <w:rFonts w:ascii="Times New Roman" w:hAnsi="Times New Roman" w:cs="Times New Roman"/>
          <w:b/>
          <w:bCs/>
          <w:sz w:val="24"/>
          <w:szCs w:val="24"/>
          <w:lang w:val="en-US"/>
        </w:rPr>
        <w:t>Estimating the perinatal health benefits of hypothetical PM2.5 interventions in Santiago, Chile using parametric g-computation.</w:t>
      </w:r>
    </w:p>
    <w:p w14:paraId="76953BDE" w14:textId="4BE1C5B3" w:rsidR="008249FF" w:rsidRPr="00D908CD" w:rsidRDefault="008249FF" w:rsidP="008249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es-CL"/>
        </w:rPr>
      </w:pPr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 xml:space="preserve">Abstract: </w:t>
      </w:r>
      <w:r w:rsidRPr="00D908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es-CL"/>
        </w:rPr>
        <w:t>(</w:t>
      </w:r>
      <w:r w:rsidR="009925C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es-CL"/>
        </w:rPr>
        <w:t>299</w:t>
      </w:r>
      <w:r w:rsidRPr="00D908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es-CL"/>
        </w:rPr>
        <w:t xml:space="preserve"> de 300 palabras)</w:t>
      </w:r>
    </w:p>
    <w:p w14:paraId="64E39842" w14:textId="3219E7FD" w:rsidR="001F288E" w:rsidRPr="00D908CD" w:rsidRDefault="001F288E" w:rsidP="008249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</w:pPr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 xml:space="preserve">Background: </w:t>
      </w:r>
      <w:r w:rsidR="000F5D67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Exposure to air pollutants </w:t>
      </w:r>
      <w:ins w:id="0" w:author="tarik benmarhnia" w:date="2026-06-11T16:10:00Z" w16du:dateUtc="2026-06-11T14:10:00Z">
        <w:r w:rsidR="00BA51D8">
          <w:rPr>
            <w:rFonts w:ascii="Times New Roman" w:eastAsia="Times New Roman" w:hAnsi="Times New Roman" w:cs="Times New Roman"/>
            <w:sz w:val="24"/>
            <w:szCs w:val="24"/>
            <w:lang w:val="en-US" w:eastAsia="es-CL"/>
          </w:rPr>
          <w:t xml:space="preserve">during pregnancy </w:t>
        </w:r>
      </w:ins>
      <w:r w:rsidR="000F5D67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has been linked </w:t>
      </w:r>
      <w:r w:rsidR="00FE511B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to</w:t>
      </w:r>
      <w:r w:rsidR="000F5D67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increased </w:t>
      </w:r>
      <w:r w:rsidR="004D6768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risk of</w:t>
      </w:r>
      <w:r w:rsidR="00280761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preterm birth</w:t>
      </w:r>
      <w:r w:rsidR="004D6768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</w:t>
      </w:r>
      <w:r w:rsidR="006D16CC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(PTB</w:t>
      </w:r>
      <w:r w:rsidR="004D6768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)</w:t>
      </w:r>
      <w:r w:rsidR="000F5D67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</w:t>
      </w:r>
      <w:r w:rsidR="00622DCC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Santiago, Chile has had air pollution mitigation plan</w:t>
      </w:r>
      <w:r w:rsidR="00D96167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s</w:t>
      </w:r>
      <w:r w:rsidR="00622DCC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</w:t>
      </w:r>
      <w:r w:rsidR="00105ED1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for particulate matter (PM) </w:t>
      </w:r>
      <w:r w:rsidR="00622DCC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in place for several decades, however, </w:t>
      </w:r>
      <w:r w:rsidR="009A6490" w:rsidRPr="009A6490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evidence on the perinatal health benefits remains limited</w:t>
      </w:r>
      <w:r w:rsidR="00622DCC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</w:t>
      </w:r>
    </w:p>
    <w:p w14:paraId="4C6E40C7" w14:textId="5DAED1DF" w:rsidR="0041180C" w:rsidRPr="00D908CD" w:rsidRDefault="00DF529A" w:rsidP="008249F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Objective:</w:t>
      </w:r>
      <w:r w:rsidR="0041180C"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 xml:space="preserve"> </w:t>
      </w:r>
      <w:r w:rsidR="00FB195B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To estimate the </w:t>
      </w:r>
      <w:r w:rsidR="00BD0F37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benefits of </w:t>
      </w:r>
      <w:del w:id="1" w:author="tarik benmarhnia" w:date="2026-06-11T16:10:00Z" w16du:dateUtc="2026-06-11T14:10:00Z">
        <w:r w:rsidR="00A03DA0" w:rsidRPr="00D908CD" w:rsidDel="00F42FAC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hypothetical </w:delText>
        </w:r>
      </w:del>
      <w:ins w:id="2" w:author="tarik benmarhnia" w:date="2026-06-11T16:10:00Z" w16du:dateUtc="2026-06-11T14:10:00Z">
        <w:r w:rsidR="00F42FAC">
          <w:rPr>
            <w:rFonts w:ascii="Times New Roman" w:hAnsi="Times New Roman" w:cs="Times New Roman"/>
            <w:sz w:val="24"/>
            <w:szCs w:val="24"/>
            <w:lang w:val="en-US"/>
          </w:rPr>
          <w:t xml:space="preserve">multiple </w:t>
        </w:r>
        <w:r w:rsidR="00286F38" w:rsidRPr="00D908CD">
          <w:rPr>
            <w:rFonts w:ascii="Times New Roman" w:hAnsi="Times New Roman" w:cs="Times New Roman"/>
            <w:sz w:val="24"/>
            <w:szCs w:val="24"/>
            <w:lang w:val="en-US"/>
          </w:rPr>
          <w:t>fine particulate matter</w:t>
        </w:r>
      </w:ins>
      <w:ins w:id="3" w:author="tarik benmarhnia" w:date="2026-06-11T16:11:00Z" w16du:dateUtc="2026-06-11T14:11:00Z">
        <w:r w:rsidR="007171D9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  <w:r w:rsidR="007171D9" w:rsidRPr="00D908CD">
          <w:rPr>
            <w:rFonts w:ascii="Times New Roman" w:hAnsi="Times New Roman" w:cs="Times New Roman"/>
            <w:sz w:val="24"/>
            <w:szCs w:val="24"/>
            <w:lang w:val="en-US"/>
          </w:rPr>
          <w:t xml:space="preserve">(PM2.5) </w:t>
        </w:r>
      </w:ins>
      <w:ins w:id="4" w:author="tarik benmarhnia" w:date="2026-06-11T16:10:00Z" w16du:dateUtc="2026-06-11T14:10:00Z">
        <w:r w:rsidR="00286F38">
          <w:rPr>
            <w:rFonts w:ascii="Times New Roman" w:hAnsi="Times New Roman" w:cs="Times New Roman"/>
            <w:sz w:val="24"/>
            <w:szCs w:val="24"/>
            <w:lang w:val="en-US"/>
          </w:rPr>
          <w:t>red</w:t>
        </w:r>
      </w:ins>
      <w:ins w:id="5" w:author="tarik benmarhnia" w:date="2026-06-11T16:11:00Z" w16du:dateUtc="2026-06-11T14:11:00Z">
        <w:r w:rsidR="00286F38">
          <w:rPr>
            <w:rFonts w:ascii="Times New Roman" w:hAnsi="Times New Roman" w:cs="Times New Roman"/>
            <w:sz w:val="24"/>
            <w:szCs w:val="24"/>
            <w:lang w:val="en-US"/>
          </w:rPr>
          <w:t>uction</w:t>
        </w:r>
      </w:ins>
      <w:ins w:id="6" w:author="tarik benmarhnia" w:date="2026-06-11T16:10:00Z" w16du:dateUtc="2026-06-11T14:10:00Z">
        <w:r w:rsidR="00F42FAC">
          <w:rPr>
            <w:rFonts w:ascii="Times New Roman" w:hAnsi="Times New Roman" w:cs="Times New Roman"/>
            <w:sz w:val="24"/>
            <w:szCs w:val="24"/>
            <w:lang w:val="en-US"/>
          </w:rPr>
          <w:t xml:space="preserve"> scenarios</w:t>
        </w:r>
        <w:r w:rsidR="00F42FAC" w:rsidRPr="00D908CD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del w:id="7" w:author="tarik benmarhnia" w:date="2026-06-11T16:10:00Z" w16du:dateUtc="2026-06-11T14:10:00Z">
        <w:r w:rsidR="00FB195B" w:rsidRPr="00D908CD" w:rsidDel="00286F38">
          <w:rPr>
            <w:rFonts w:ascii="Times New Roman" w:hAnsi="Times New Roman" w:cs="Times New Roman"/>
            <w:sz w:val="24"/>
            <w:szCs w:val="24"/>
            <w:lang w:val="en-US"/>
          </w:rPr>
          <w:delText>reduction</w:delText>
        </w:r>
        <w:r w:rsidR="00A03DA0" w:rsidRPr="00D908CD" w:rsidDel="00286F38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s </w:delText>
        </w:r>
      </w:del>
      <w:r w:rsidR="00B94287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del w:id="8" w:author="tarik benmarhnia" w:date="2026-06-11T16:10:00Z" w16du:dateUtc="2026-06-11T14:10:00Z">
        <w:r w:rsidR="00A321A8" w:rsidRPr="00D908CD" w:rsidDel="00286F38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fine particulate matter </w:delText>
        </w:r>
      </w:del>
      <w:del w:id="9" w:author="tarik benmarhnia" w:date="2026-06-11T16:11:00Z" w16du:dateUtc="2026-06-11T14:11:00Z">
        <w:r w:rsidR="00A321A8" w:rsidRPr="00D908CD" w:rsidDel="007171D9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(PM2.5) </w:delText>
        </w:r>
      </w:del>
      <w:r w:rsidR="008E3817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on </w:t>
      </w:r>
      <w:r w:rsidR="00D34B6F" w:rsidRPr="00D908CD">
        <w:rPr>
          <w:rFonts w:ascii="Times New Roman" w:hAnsi="Times New Roman" w:cs="Times New Roman"/>
          <w:sz w:val="24"/>
          <w:szCs w:val="24"/>
          <w:lang w:val="en-US"/>
        </w:rPr>
        <w:t>PTB</w:t>
      </w:r>
      <w:r w:rsidR="008E3817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 risk </w:t>
      </w:r>
      <w:r w:rsidR="00A321A8" w:rsidRPr="00D908CD">
        <w:rPr>
          <w:rFonts w:ascii="Times New Roman" w:hAnsi="Times New Roman" w:cs="Times New Roman"/>
          <w:sz w:val="24"/>
          <w:szCs w:val="24"/>
          <w:lang w:val="en-US"/>
        </w:rPr>
        <w:t>in Santiago, Chile</w:t>
      </w:r>
      <w:r w:rsidR="00AB6D4C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 in 2010-2020</w:t>
      </w:r>
      <w:r w:rsidR="00A321A8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 w:rsidR="00FB195B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9660A1" w14:textId="31036E3C" w:rsidR="0041180C" w:rsidRPr="00D908CD" w:rsidRDefault="00DF529A" w:rsidP="008249F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Material and Methods:</w:t>
      </w:r>
      <w:r w:rsidR="0041180C"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 xml:space="preserve"> </w:t>
      </w:r>
      <w:r w:rsidR="00A35233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A parametric </w:t>
      </w:r>
      <w:r w:rsidR="00482097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A35233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-computation approach was applied to </w:t>
      </w:r>
      <w:r w:rsidR="00C64A3A">
        <w:rPr>
          <w:rFonts w:ascii="Times New Roman" w:hAnsi="Times New Roman" w:cs="Times New Roman"/>
          <w:sz w:val="24"/>
          <w:szCs w:val="24"/>
          <w:lang w:val="en-US"/>
        </w:rPr>
        <w:t>estimate the association between air pollution and PTB</w:t>
      </w:r>
      <w:r w:rsidR="00F90291">
        <w:rPr>
          <w:rFonts w:ascii="Times New Roman" w:hAnsi="Times New Roman" w:cs="Times New Roman"/>
          <w:sz w:val="24"/>
          <w:szCs w:val="24"/>
          <w:lang w:val="en-US"/>
        </w:rPr>
        <w:t xml:space="preserve"> and simulate the </w:t>
      </w:r>
      <w:r w:rsidR="009636A7">
        <w:rPr>
          <w:rFonts w:ascii="Times New Roman" w:hAnsi="Times New Roman" w:cs="Times New Roman"/>
          <w:sz w:val="24"/>
          <w:szCs w:val="24"/>
          <w:lang w:val="en-US"/>
        </w:rPr>
        <w:t>benefits</w:t>
      </w:r>
      <w:r w:rsidR="00F90291">
        <w:rPr>
          <w:rFonts w:ascii="Times New Roman" w:hAnsi="Times New Roman" w:cs="Times New Roman"/>
          <w:sz w:val="24"/>
          <w:szCs w:val="24"/>
          <w:lang w:val="en-US"/>
        </w:rPr>
        <w:t xml:space="preserve"> of multiple </w:t>
      </w:r>
      <w:r w:rsidR="009636A7">
        <w:rPr>
          <w:rFonts w:ascii="Times New Roman" w:hAnsi="Times New Roman" w:cs="Times New Roman"/>
          <w:sz w:val="24"/>
          <w:szCs w:val="24"/>
          <w:lang w:val="en-US"/>
        </w:rPr>
        <w:t>hypothetical</w:t>
      </w:r>
      <w:r w:rsidR="00F902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ins w:id="10" w:author="tarik benmarhnia" w:date="2026-06-11T16:11:00Z" w16du:dateUtc="2026-06-11T14:11:00Z">
        <w:r w:rsidR="000125D3" w:rsidRPr="00D908CD">
          <w:rPr>
            <w:rFonts w:ascii="Times New Roman" w:hAnsi="Times New Roman" w:cs="Times New Roman"/>
            <w:sz w:val="24"/>
            <w:szCs w:val="24"/>
            <w:lang w:val="en-US"/>
          </w:rPr>
          <w:t>PM2.5</w:t>
        </w:r>
        <w:r w:rsidR="000125D3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r w:rsidR="00F90291">
        <w:rPr>
          <w:rFonts w:ascii="Times New Roman" w:hAnsi="Times New Roman" w:cs="Times New Roman"/>
          <w:sz w:val="24"/>
          <w:szCs w:val="24"/>
          <w:lang w:val="en-US"/>
        </w:rPr>
        <w:t>reduction</w:t>
      </w:r>
      <w:r w:rsidR="00D37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90291">
        <w:rPr>
          <w:rFonts w:ascii="Times New Roman" w:hAnsi="Times New Roman" w:cs="Times New Roman"/>
          <w:sz w:val="24"/>
          <w:szCs w:val="24"/>
          <w:lang w:val="en-US"/>
        </w:rPr>
        <w:t>scenarios</w:t>
      </w:r>
      <w:r w:rsidR="00A35233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. We relied on a retrospective cohort of live births </w:t>
      </w:r>
      <w:r w:rsidR="000D1D1B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in the urban </w:t>
      </w:r>
      <w:r w:rsidR="000D1D1B" w:rsidRPr="00D908CD">
        <w:rPr>
          <w:rFonts w:ascii="Times New Roman" w:hAnsi="Times New Roman" w:cs="Times New Roman"/>
          <w:sz w:val="24"/>
          <w:szCs w:val="24"/>
          <w:lang w:val="en-US"/>
        </w:rPr>
        <w:lastRenderedPageBreak/>
        <w:t>municipalities of Santiago</w:t>
      </w:r>
      <w:r w:rsidR="00A35233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 (n=</w:t>
      </w:r>
      <w:r w:rsidR="0044712A" w:rsidRPr="00D908CD">
        <w:rPr>
          <w:rFonts w:ascii="Times New Roman" w:hAnsi="Times New Roman" w:cs="Times New Roman"/>
          <w:sz w:val="24"/>
          <w:szCs w:val="24"/>
          <w:lang w:val="en-US"/>
        </w:rPr>
        <w:t>713,918</w:t>
      </w:r>
      <w:r w:rsidR="00A35233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="00C64A3A" w:rsidRPr="00C64A3A">
        <w:rPr>
          <w:rFonts w:ascii="Times New Roman" w:hAnsi="Times New Roman" w:cs="Times New Roman"/>
          <w:sz w:val="24"/>
          <w:szCs w:val="24"/>
          <w:lang w:val="en-US"/>
        </w:rPr>
        <w:t xml:space="preserve">Weekly gestational air-pollution exposure was assigned using </w:t>
      </w:r>
      <w:r w:rsidR="000A200E" w:rsidRPr="00C64A3A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="00BA01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64A3A" w:rsidRPr="00C64A3A">
        <w:rPr>
          <w:rFonts w:ascii="Times New Roman" w:hAnsi="Times New Roman" w:cs="Times New Roman"/>
          <w:sz w:val="24"/>
          <w:szCs w:val="24"/>
          <w:lang w:val="en-US"/>
        </w:rPr>
        <w:t xml:space="preserve">ordinary kriging model. We implemented distributed lag models within a discrete-time survival framework modeling adjusted for </w:t>
      </w:r>
      <w:r w:rsidR="000A200E">
        <w:rPr>
          <w:rFonts w:ascii="Times New Roman" w:hAnsi="Times New Roman" w:cs="Times New Roman"/>
          <w:sz w:val="24"/>
          <w:szCs w:val="24"/>
          <w:lang w:val="en-US"/>
        </w:rPr>
        <w:t>individual, temporal, social and climates covariates</w:t>
      </w:r>
      <w:r w:rsidR="00C64A3A" w:rsidRPr="00C64A3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D4D6E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35233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We simulated the effects of </w:t>
      </w:r>
      <w:r w:rsidR="002178B5">
        <w:rPr>
          <w:rFonts w:ascii="Times New Roman" w:hAnsi="Times New Roman" w:cs="Times New Roman"/>
          <w:sz w:val="24"/>
          <w:szCs w:val="24"/>
          <w:lang w:val="en-US"/>
        </w:rPr>
        <w:t>two</w:t>
      </w:r>
      <w:r w:rsidR="00BA01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C2CA7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scenarios to reduce </w:t>
      </w:r>
      <w:r w:rsidR="00A35233" w:rsidRPr="00D908CD">
        <w:rPr>
          <w:rFonts w:ascii="Times New Roman" w:hAnsi="Times New Roman" w:cs="Times New Roman"/>
          <w:sz w:val="24"/>
          <w:szCs w:val="24"/>
          <w:lang w:val="en-US"/>
        </w:rPr>
        <w:t>PM2.5 as compared to “business as usual” (no intervention)</w:t>
      </w:r>
      <w:r w:rsidR="004C2CA7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1296F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compliance with </w:t>
      </w:r>
      <w:proofErr w:type="spellStart"/>
      <w:r w:rsidR="0061296F" w:rsidRPr="00D908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61296F" w:rsidRPr="00D908CD">
        <w:rPr>
          <w:rFonts w:ascii="Times New Roman" w:hAnsi="Times New Roman" w:cs="Times New Roman"/>
          <w:sz w:val="24"/>
          <w:szCs w:val="24"/>
          <w:lang w:val="en-US"/>
        </w:rPr>
        <w:t>) WHO guidelines</w:t>
      </w:r>
      <w:r w:rsidR="002D01D1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 (&lt;5 ug/m</w:t>
      </w:r>
      <w:r w:rsidR="00B4224D" w:rsidRPr="00D908CD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2D01D1" w:rsidRPr="00D908CD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1296F" w:rsidRPr="00D908CD">
        <w:rPr>
          <w:rFonts w:ascii="Times New Roman" w:hAnsi="Times New Roman" w:cs="Times New Roman"/>
          <w:sz w:val="24"/>
          <w:szCs w:val="24"/>
          <w:lang w:val="en-US"/>
        </w:rPr>
        <w:t>; ii) Chilean limit values</w:t>
      </w:r>
      <w:r w:rsidR="00927216" w:rsidRPr="00D908C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900F1E" w:rsidRPr="00A41E85">
        <w:rPr>
          <w:lang w:val="en-US"/>
        </w:rPr>
        <w:t>&lt;</w:t>
      </w:r>
      <w:r w:rsidR="00927216" w:rsidRPr="00D908CD">
        <w:rPr>
          <w:rFonts w:ascii="Times New Roman" w:hAnsi="Times New Roman" w:cs="Times New Roman"/>
          <w:sz w:val="24"/>
          <w:szCs w:val="24"/>
          <w:lang w:val="en-US"/>
        </w:rPr>
        <w:t>20 ug/m</w:t>
      </w:r>
      <w:r w:rsidR="00C0263E" w:rsidRPr="00D908CD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927216" w:rsidRPr="00D908CD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35233" w:rsidRPr="00D908C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64A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E2280CE" w14:textId="76812C27" w:rsidR="00DE70C6" w:rsidRPr="00D908CD" w:rsidRDefault="00DF529A" w:rsidP="008249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Results:</w:t>
      </w:r>
      <w:r w:rsidR="00DE70C6"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 xml:space="preserve"> </w:t>
      </w:r>
      <w:r w:rsidR="00E308AC" w:rsidRPr="00E308AC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Between 2010 and 2020, a</w:t>
      </w:r>
      <w:r w:rsidR="00FA06FF" w:rsidRPr="00E308AC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verage</w:t>
      </w:r>
      <w:r w:rsidR="00FA06FF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PM2.5 during </w:t>
      </w:r>
      <w:r w:rsidR="00A61796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summer decreased slightly (18.4 versus 15.5 ug/m</w:t>
      </w:r>
      <w:r w:rsidR="00870EEF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3</w:t>
      </w:r>
      <w:r w:rsidR="00A61796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), while winter levels remained </w:t>
      </w:r>
      <w:r w:rsidR="00E10B36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stable (25.6</w:t>
      </w:r>
      <w:r w:rsidR="00FA06FF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</w:t>
      </w:r>
      <w:r w:rsidR="00E10B36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versus 26.0 ug/m</w:t>
      </w:r>
      <w:r w:rsidR="00870EEF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3</w:t>
      </w:r>
      <w:r w:rsidR="00E10B36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)</w:t>
      </w:r>
      <w:r w:rsidR="005C0CE2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. </w:t>
      </w:r>
      <w:r w:rsidR="00A233D4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Incidence of preterm birth increased slightly during the period and was </w:t>
      </w:r>
      <w:r w:rsidR="00F00A38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7</w:t>
      </w:r>
      <w:r w:rsidR="00CE77EE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.15</w:t>
      </w:r>
      <w:r w:rsidR="00376BF4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% </w:t>
      </w:r>
      <w:r w:rsidR="00A233D4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overall</w:t>
      </w:r>
      <w:r w:rsidR="00376BF4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</w:t>
      </w:r>
      <w:r w:rsidR="00CE77EE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</w:t>
      </w:r>
      <w:r w:rsidR="008A09D2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Both prevalence and number of cases of PTB decreased with each intervention scenario, with larger decreases associated with compliance to </w:t>
      </w:r>
      <w:r w:rsidR="00A80F72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WHO</w:t>
      </w:r>
      <w:r w:rsidR="008A09D2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</w:t>
      </w:r>
      <w:r w:rsidR="00A80F72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recommendations</w:t>
      </w:r>
      <w:r w:rsidR="00C649CF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. For compliance with national laws and WHO recommendations</w:t>
      </w:r>
      <w:r w:rsidR="008221F7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: expected </w:t>
      </w:r>
      <w:r w:rsidR="001D7158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incidence</w:t>
      </w:r>
      <w:r w:rsidR="008221F7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of PTB was </w:t>
      </w:r>
      <w:r w:rsidR="00C649CF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7.0% and </w:t>
      </w:r>
      <w:r w:rsidR="00DD1291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6.6%</w:t>
      </w:r>
      <w:r w:rsidR="008A09D2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, which represented </w:t>
      </w:r>
      <w:r w:rsidR="004117A2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700 and </w:t>
      </w:r>
      <w:r w:rsidR="008A66B8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3,981 </w:t>
      </w:r>
      <w:r w:rsidR="008A09D2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fewer cases of PTB</w:t>
      </w:r>
      <w:r w:rsidR="008C5265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during the study period</w:t>
      </w:r>
      <w:r w:rsidR="00D7083E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, respectively</w:t>
      </w:r>
      <w:r w:rsidR="008A09D2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compared to business as usual.</w:t>
      </w:r>
      <w:r w:rsidR="008C5265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</w:t>
      </w:r>
    </w:p>
    <w:p w14:paraId="31693CDC" w14:textId="7239359A" w:rsidR="000D5185" w:rsidRPr="00D908CD" w:rsidRDefault="00DF529A" w:rsidP="008249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>Conclusion:</w:t>
      </w:r>
      <w:r w:rsidR="006D16CC" w:rsidRPr="00D908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  <w:t xml:space="preserve"> </w:t>
      </w:r>
      <w:r w:rsidR="000D5185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Our results suggest that achieving lower PM</w:t>
      </w:r>
      <w:r w:rsidR="00870EEF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2.5</w:t>
      </w:r>
      <w:r w:rsidR="000D5185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concentrations</w:t>
      </w:r>
      <w:r w:rsidR="009E70EC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, particularly</w:t>
      </w:r>
      <w:r w:rsidR="000D5185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levels consistent with WHO guidelines</w:t>
      </w:r>
      <w:r w:rsidR="009E70EC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, </w:t>
      </w:r>
      <w:r w:rsidR="000D5185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could </w:t>
      </w:r>
      <w:ins w:id="11" w:author="tarik benmarhnia" w:date="2026-06-11T16:12:00Z" w16du:dateUtc="2026-06-11T14:12:00Z">
        <w:r w:rsidR="00BB2128">
          <w:rPr>
            <w:rFonts w:ascii="Times New Roman" w:eastAsia="Times New Roman" w:hAnsi="Times New Roman" w:cs="Times New Roman"/>
            <w:sz w:val="24"/>
            <w:szCs w:val="24"/>
            <w:lang w:val="en-US" w:eastAsia="es-CL"/>
          </w:rPr>
          <w:t>significantly</w:t>
        </w:r>
        <w:r w:rsidR="00A14061">
          <w:rPr>
            <w:rFonts w:ascii="Times New Roman" w:eastAsia="Times New Roman" w:hAnsi="Times New Roman" w:cs="Times New Roman"/>
            <w:sz w:val="24"/>
            <w:szCs w:val="24"/>
            <w:lang w:val="en-US" w:eastAsia="es-CL"/>
          </w:rPr>
          <w:t xml:space="preserve"> </w:t>
        </w:r>
      </w:ins>
      <w:r w:rsidR="000D5185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reduce preterm birth</w:t>
      </w:r>
      <w:r w:rsidR="00560636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risk</w:t>
      </w:r>
      <w:r w:rsidR="000D5185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in Santiago. </w:t>
      </w:r>
      <w:r w:rsidR="00E836D1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Q</w:t>
      </w:r>
      <w:r w:rsidR="000D5185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>uantifying the expected health gains under realistic policy scenarios</w:t>
      </w:r>
      <w:r w:rsidR="00E836D1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 </w:t>
      </w:r>
      <w:r w:rsidR="000D5185" w:rsidRPr="00D908CD"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  <w:t xml:space="preserve">provides actionable evidence for environmental decision-making in Chile. </w:t>
      </w:r>
    </w:p>
    <w:p w14:paraId="216065B6" w14:textId="77777777" w:rsidR="00634381" w:rsidRPr="00D908CD" w:rsidRDefault="00634381" w:rsidP="008249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</w:pPr>
    </w:p>
    <w:p w14:paraId="2582B0FE" w14:textId="77777777" w:rsidR="00634381" w:rsidRPr="00D908CD" w:rsidRDefault="00634381" w:rsidP="008249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</w:pPr>
    </w:p>
    <w:p w14:paraId="4626D244" w14:textId="77777777" w:rsidR="00634381" w:rsidRPr="00D908CD" w:rsidRDefault="00634381" w:rsidP="008249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L"/>
        </w:rPr>
      </w:pPr>
    </w:p>
    <w:p w14:paraId="7A6A1874" w14:textId="76A3B844" w:rsidR="00DF529A" w:rsidRPr="00D908CD" w:rsidRDefault="00DF529A" w:rsidP="00411DC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lang w:val="en-US"/>
        </w:rPr>
      </w:pPr>
    </w:p>
    <w:sectPr w:rsidR="00DF529A" w:rsidRPr="00D908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E7873"/>
    <w:multiLevelType w:val="multilevel"/>
    <w:tmpl w:val="BB9E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7282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rik benmarhnia">
    <w15:presenceInfo w15:providerId="Windows Live" w15:userId="0e7ab0229412c6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9A"/>
    <w:rsid w:val="000125D3"/>
    <w:rsid w:val="00041D1B"/>
    <w:rsid w:val="000A200E"/>
    <w:rsid w:val="000D1D1B"/>
    <w:rsid w:val="000D5185"/>
    <w:rsid w:val="000E3F43"/>
    <w:rsid w:val="000E5577"/>
    <w:rsid w:val="000F5D67"/>
    <w:rsid w:val="000F73D7"/>
    <w:rsid w:val="00105ED1"/>
    <w:rsid w:val="001249E0"/>
    <w:rsid w:val="00163842"/>
    <w:rsid w:val="001870C7"/>
    <w:rsid w:val="001B1297"/>
    <w:rsid w:val="001B4757"/>
    <w:rsid w:val="001B6603"/>
    <w:rsid w:val="001D7158"/>
    <w:rsid w:val="001F288E"/>
    <w:rsid w:val="002178B5"/>
    <w:rsid w:val="00230040"/>
    <w:rsid w:val="0025464A"/>
    <w:rsid w:val="00267F46"/>
    <w:rsid w:val="00277F39"/>
    <w:rsid w:val="00280761"/>
    <w:rsid w:val="00280EAD"/>
    <w:rsid w:val="00286F38"/>
    <w:rsid w:val="002C0339"/>
    <w:rsid w:val="002D01D1"/>
    <w:rsid w:val="002F17AB"/>
    <w:rsid w:val="00365B76"/>
    <w:rsid w:val="00376BF4"/>
    <w:rsid w:val="0039360E"/>
    <w:rsid w:val="003A5FB0"/>
    <w:rsid w:val="003B30CA"/>
    <w:rsid w:val="003C0294"/>
    <w:rsid w:val="003E67B9"/>
    <w:rsid w:val="004117A2"/>
    <w:rsid w:val="0041180C"/>
    <w:rsid w:val="00411DCF"/>
    <w:rsid w:val="0041630D"/>
    <w:rsid w:val="00446405"/>
    <w:rsid w:val="0044712A"/>
    <w:rsid w:val="004520D6"/>
    <w:rsid w:val="00453039"/>
    <w:rsid w:val="00482097"/>
    <w:rsid w:val="004C2CA7"/>
    <w:rsid w:val="004D6768"/>
    <w:rsid w:val="00507277"/>
    <w:rsid w:val="00511516"/>
    <w:rsid w:val="00560636"/>
    <w:rsid w:val="00591E30"/>
    <w:rsid w:val="005A6095"/>
    <w:rsid w:val="005B14A4"/>
    <w:rsid w:val="005B4181"/>
    <w:rsid w:val="005C0CE2"/>
    <w:rsid w:val="005F2BC8"/>
    <w:rsid w:val="0061296F"/>
    <w:rsid w:val="00622DCC"/>
    <w:rsid w:val="00634381"/>
    <w:rsid w:val="00654528"/>
    <w:rsid w:val="00657742"/>
    <w:rsid w:val="00690300"/>
    <w:rsid w:val="006B1D8D"/>
    <w:rsid w:val="006C0513"/>
    <w:rsid w:val="006C4AC0"/>
    <w:rsid w:val="006D16CC"/>
    <w:rsid w:val="006E44E3"/>
    <w:rsid w:val="006E6497"/>
    <w:rsid w:val="00701629"/>
    <w:rsid w:val="00716D47"/>
    <w:rsid w:val="007171D9"/>
    <w:rsid w:val="0072705B"/>
    <w:rsid w:val="00760098"/>
    <w:rsid w:val="0076244D"/>
    <w:rsid w:val="00764E23"/>
    <w:rsid w:val="00820D4B"/>
    <w:rsid w:val="008221F7"/>
    <w:rsid w:val="008249FF"/>
    <w:rsid w:val="00861A3D"/>
    <w:rsid w:val="00870EEF"/>
    <w:rsid w:val="00871E86"/>
    <w:rsid w:val="008A09D2"/>
    <w:rsid w:val="008A66B8"/>
    <w:rsid w:val="008A70B7"/>
    <w:rsid w:val="008B0252"/>
    <w:rsid w:val="008C03F3"/>
    <w:rsid w:val="008C5265"/>
    <w:rsid w:val="008E3817"/>
    <w:rsid w:val="00900F1E"/>
    <w:rsid w:val="009056A3"/>
    <w:rsid w:val="00927216"/>
    <w:rsid w:val="00954BDD"/>
    <w:rsid w:val="009636A7"/>
    <w:rsid w:val="009925C5"/>
    <w:rsid w:val="009A6490"/>
    <w:rsid w:val="009B22F6"/>
    <w:rsid w:val="009C0E09"/>
    <w:rsid w:val="009C7D01"/>
    <w:rsid w:val="009E70EC"/>
    <w:rsid w:val="00A03DA0"/>
    <w:rsid w:val="00A05B2A"/>
    <w:rsid w:val="00A14061"/>
    <w:rsid w:val="00A17C02"/>
    <w:rsid w:val="00A233D4"/>
    <w:rsid w:val="00A23AC2"/>
    <w:rsid w:val="00A321A8"/>
    <w:rsid w:val="00A35233"/>
    <w:rsid w:val="00A41E85"/>
    <w:rsid w:val="00A6045A"/>
    <w:rsid w:val="00A61796"/>
    <w:rsid w:val="00A77A6A"/>
    <w:rsid w:val="00A80F72"/>
    <w:rsid w:val="00A923F6"/>
    <w:rsid w:val="00A940E5"/>
    <w:rsid w:val="00AB4781"/>
    <w:rsid w:val="00AB6D4C"/>
    <w:rsid w:val="00B36BFA"/>
    <w:rsid w:val="00B4224D"/>
    <w:rsid w:val="00B94287"/>
    <w:rsid w:val="00BA01AD"/>
    <w:rsid w:val="00BA51D8"/>
    <w:rsid w:val="00BB2128"/>
    <w:rsid w:val="00BC1FC7"/>
    <w:rsid w:val="00BC2070"/>
    <w:rsid w:val="00BC702E"/>
    <w:rsid w:val="00BD0F37"/>
    <w:rsid w:val="00BE2D95"/>
    <w:rsid w:val="00BF40B2"/>
    <w:rsid w:val="00C0263E"/>
    <w:rsid w:val="00C0672A"/>
    <w:rsid w:val="00C649CF"/>
    <w:rsid w:val="00C64A3A"/>
    <w:rsid w:val="00C84C4F"/>
    <w:rsid w:val="00C87390"/>
    <w:rsid w:val="00CC5DDF"/>
    <w:rsid w:val="00CC6725"/>
    <w:rsid w:val="00CC72FC"/>
    <w:rsid w:val="00CD4D6E"/>
    <w:rsid w:val="00CE778C"/>
    <w:rsid w:val="00CE77EE"/>
    <w:rsid w:val="00D12E0A"/>
    <w:rsid w:val="00D1681E"/>
    <w:rsid w:val="00D17302"/>
    <w:rsid w:val="00D32C66"/>
    <w:rsid w:val="00D330CE"/>
    <w:rsid w:val="00D34B6F"/>
    <w:rsid w:val="00D37F43"/>
    <w:rsid w:val="00D453EF"/>
    <w:rsid w:val="00D7083E"/>
    <w:rsid w:val="00D85D5A"/>
    <w:rsid w:val="00D908CD"/>
    <w:rsid w:val="00D93356"/>
    <w:rsid w:val="00D96167"/>
    <w:rsid w:val="00D96E75"/>
    <w:rsid w:val="00DA1F6F"/>
    <w:rsid w:val="00DA7A9E"/>
    <w:rsid w:val="00DC3DE0"/>
    <w:rsid w:val="00DC492F"/>
    <w:rsid w:val="00DD1291"/>
    <w:rsid w:val="00DD5951"/>
    <w:rsid w:val="00DE70C6"/>
    <w:rsid w:val="00DF529A"/>
    <w:rsid w:val="00E0011A"/>
    <w:rsid w:val="00E006D9"/>
    <w:rsid w:val="00E10B36"/>
    <w:rsid w:val="00E308AC"/>
    <w:rsid w:val="00E836D1"/>
    <w:rsid w:val="00EB4E1F"/>
    <w:rsid w:val="00EC4F5F"/>
    <w:rsid w:val="00EE2925"/>
    <w:rsid w:val="00EF2D0D"/>
    <w:rsid w:val="00F00A38"/>
    <w:rsid w:val="00F04902"/>
    <w:rsid w:val="00F07974"/>
    <w:rsid w:val="00F15D37"/>
    <w:rsid w:val="00F31CA4"/>
    <w:rsid w:val="00F42FAC"/>
    <w:rsid w:val="00F56F44"/>
    <w:rsid w:val="00F80B46"/>
    <w:rsid w:val="00F90291"/>
    <w:rsid w:val="00FA06FF"/>
    <w:rsid w:val="00FB195B"/>
    <w:rsid w:val="00FE511B"/>
    <w:rsid w:val="00FE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AFC5"/>
  <w15:chartTrackingRefBased/>
  <w15:docId w15:val="{C71DBB2B-EBAE-4A6C-8103-D194147CA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52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529A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unhideWhenUsed/>
    <w:rsid w:val="00DF5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math-inline">
    <w:name w:val="math-inline"/>
    <w:basedOn w:val="DefaultParagraphFont"/>
    <w:rsid w:val="00DF529A"/>
  </w:style>
  <w:style w:type="paragraph" w:styleId="Revision">
    <w:name w:val="Revision"/>
    <w:hidden/>
    <w:uiPriority w:val="99"/>
    <w:semiHidden/>
    <w:rsid w:val="00D12E0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11D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1D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1D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1D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1DCF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34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5D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2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tarik benmarhnia</cp:lastModifiedBy>
  <cp:revision>11</cp:revision>
  <dcterms:created xsi:type="dcterms:W3CDTF">2026-06-11T14:09:00Z</dcterms:created>
  <dcterms:modified xsi:type="dcterms:W3CDTF">2026-06-11T14:12:00Z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97275b01-da57-4ff3-8b5c-fd7cd06b6e86</vt:lpwstr>
  </property>
</Properties>
</file>